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21A67" w14:textId="2CCBD79C" w:rsidR="006361D8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009:</w:t>
      </w:r>
    </w:p>
    <w:p w14:paraId="62AEB37B" w14:textId="09E4CCF7" w:rsidR="00DB1C10" w:rsidRDefault="00DB1C10" w:rsidP="00DB1C10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数据集1</w:t>
      </w:r>
      <w:r>
        <w:rPr>
          <w:rFonts w:ascii="宋体" w:eastAsia="宋体" w:hAnsi="宋体"/>
        </w:rPr>
        <w:t>:</w:t>
      </w:r>
      <w:r w:rsidRPr="00DB1C10">
        <w:rPr>
          <w:rFonts w:ascii="宋体" w:eastAsia="宋体" w:hAnsi="宋体" w:hint="eastAsia"/>
        </w:rPr>
        <w:t xml:space="preserve"> 38个数据集</w:t>
      </w:r>
      <w:r>
        <w:rPr>
          <w:rFonts w:ascii="宋体" w:eastAsia="宋体" w:hAnsi="宋体" w:hint="eastAsia"/>
        </w:rPr>
        <w:t>（</w:t>
      </w:r>
      <w:r w:rsidRPr="00DB1C10">
        <w:rPr>
          <w:rFonts w:ascii="宋体" w:eastAsia="宋体" w:hAnsi="宋体" w:hint="eastAsia"/>
        </w:rPr>
        <w:t>来源于UCR Time Series Data Mining Archive.</w:t>
      </w:r>
      <w:r>
        <w:rPr>
          <w:rFonts w:ascii="宋体" w:eastAsia="宋体" w:hAnsi="宋体" w:hint="eastAsia"/>
        </w:rPr>
        <w:t xml:space="preserve">） </w:t>
      </w:r>
      <w:r>
        <w:rPr>
          <w:rFonts w:ascii="宋体" w:eastAsia="宋体" w:hAnsi="宋体"/>
        </w:rPr>
        <w:t>--</w:t>
      </w:r>
      <w:r w:rsidR="00E10741">
        <w:rPr>
          <w:rFonts w:ascii="宋体" w:eastAsia="宋体" w:hAnsi="宋体" w:hint="eastAsia"/>
        </w:rPr>
        <w:t>原</w:t>
      </w:r>
      <w:r>
        <w:rPr>
          <w:rFonts w:ascii="宋体" w:eastAsia="宋体" w:hAnsi="宋体" w:hint="eastAsia"/>
        </w:rPr>
        <w:t>网址失效</w:t>
      </w:r>
      <w:r w:rsidR="00E10741">
        <w:rPr>
          <w:rFonts w:ascii="宋体" w:eastAsia="宋体" w:hAnsi="宋体" w:hint="eastAsia"/>
        </w:rPr>
        <w:t>，</w:t>
      </w:r>
      <w:r w:rsidR="0009616B">
        <w:rPr>
          <w:rFonts w:ascii="宋体" w:eastAsia="宋体" w:hAnsi="宋体" w:hint="eastAsia"/>
        </w:rPr>
        <w:t>新网站没有搜索到对应数据集</w:t>
      </w:r>
    </w:p>
    <w:p w14:paraId="73DE6660" w14:textId="5E15E68A" w:rsidR="00DB1C10" w:rsidRPr="00DB1C10" w:rsidRDefault="00DB1C10" w:rsidP="00DB1C10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数据集2</w:t>
      </w:r>
      <w:r>
        <w:rPr>
          <w:rFonts w:ascii="宋体" w:eastAsia="宋体" w:hAnsi="宋体"/>
        </w:rPr>
        <w:t>:</w:t>
      </w:r>
      <w:r w:rsidRPr="00F6385D">
        <w:rPr>
          <w:rFonts w:ascii="宋体" w:eastAsia="宋体" w:hAnsi="宋体" w:hint="eastAsia"/>
        </w:rPr>
        <w:t xml:space="preserve"> </w:t>
      </w:r>
      <w:r w:rsidRPr="00DB1C10">
        <w:rPr>
          <w:rFonts w:ascii="宋体" w:eastAsia="宋体" w:hAnsi="宋体" w:hint="eastAsia"/>
        </w:rPr>
        <w:t>植被覆盖数据（FRAR）+气候数据（降水量、温度、海拔）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未列出明确来源</w:t>
      </w:r>
      <w:r w:rsidR="005369C1">
        <w:rPr>
          <w:rFonts w:ascii="宋体" w:eastAsia="宋体" w:hAnsi="宋体" w:hint="eastAsia"/>
        </w:rPr>
        <w:t>，FRAR数据未搜索到</w:t>
      </w:r>
    </w:p>
    <w:p w14:paraId="49F0E0CC" w14:textId="2997C725" w:rsidR="00DB1C10" w:rsidRDefault="00DB1C10" w:rsidP="00DB1C10">
      <w:pPr>
        <w:widowControl/>
        <w:rPr>
          <w:rFonts w:ascii="宋体" w:eastAsia="宋体" w:hAnsi="宋体"/>
        </w:rPr>
      </w:pPr>
    </w:p>
    <w:p w14:paraId="3EBF9EBF" w14:textId="77777777" w:rsidR="0009616B" w:rsidRPr="00DB1C10" w:rsidRDefault="0009616B" w:rsidP="00DB1C10">
      <w:pPr>
        <w:widowControl/>
        <w:rPr>
          <w:rFonts w:ascii="宋体" w:eastAsia="宋体" w:hAnsi="宋体"/>
        </w:rPr>
      </w:pPr>
    </w:p>
    <w:p w14:paraId="231B41F5" w14:textId="7EB2599E" w:rsidR="00DB1C10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017:</w:t>
      </w:r>
    </w:p>
    <w:p w14:paraId="5EFF828B" w14:textId="4F7BBDC8" w:rsidR="00DB1C10" w:rsidRPr="00DB1C10" w:rsidRDefault="00DB1C10" w:rsidP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数据集1</w:t>
      </w:r>
      <w:r>
        <w:rPr>
          <w:rFonts w:ascii="宋体" w:eastAsia="宋体" w:hAnsi="宋体"/>
        </w:rPr>
        <w:t>:</w:t>
      </w:r>
      <w:r w:rsidRPr="00F6385D">
        <w:rPr>
          <w:rFonts w:ascii="宋体" w:eastAsia="宋体" w:hAnsi="宋体" w:hint="eastAsia"/>
        </w:rPr>
        <w:t xml:space="preserve"> </w:t>
      </w:r>
      <w:r w:rsidRPr="00DB1C10">
        <w:rPr>
          <w:rFonts w:ascii="宋体" w:eastAsia="宋体" w:hAnsi="宋体" w:hint="eastAsia"/>
        </w:rPr>
        <w:t>U.S. Dollar Exchange Rate</w:t>
      </w:r>
      <w:r>
        <w:rPr>
          <w:rFonts w:ascii="宋体" w:eastAsia="宋体" w:hAnsi="宋体"/>
        </w:rPr>
        <w:t xml:space="preserve"> --</w:t>
      </w:r>
      <w:r>
        <w:rPr>
          <w:rFonts w:ascii="宋体" w:eastAsia="宋体" w:hAnsi="宋体" w:hint="eastAsia"/>
        </w:rPr>
        <w:t>网址失效</w:t>
      </w:r>
    </w:p>
    <w:p w14:paraId="60BFA537" w14:textId="77777777" w:rsidR="0009616B" w:rsidRDefault="0009616B" w:rsidP="00DB1C10">
      <w:pPr>
        <w:rPr>
          <w:rFonts w:ascii="宋体" w:eastAsia="宋体" w:hAnsi="宋体"/>
        </w:rPr>
      </w:pPr>
    </w:p>
    <w:p w14:paraId="6F254B13" w14:textId="25023533" w:rsidR="00DB1C10" w:rsidRDefault="00DB1C10" w:rsidP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数据集2</w:t>
      </w:r>
      <w:r>
        <w:rPr>
          <w:rFonts w:ascii="宋体" w:eastAsia="宋体" w:hAnsi="宋体"/>
        </w:rPr>
        <w:t>:</w:t>
      </w:r>
      <w:r w:rsidRPr="00F6385D">
        <w:rPr>
          <w:rFonts w:ascii="宋体" w:eastAsia="宋体" w:hAnsi="宋体" w:hint="eastAsia"/>
        </w:rPr>
        <w:t xml:space="preserve"> </w:t>
      </w:r>
      <w:r w:rsidRPr="00DB1C10">
        <w:rPr>
          <w:rFonts w:ascii="宋体" w:eastAsia="宋体" w:hAnsi="宋体" w:hint="eastAsia"/>
        </w:rPr>
        <w:t>Air Quality Dataset</w:t>
      </w:r>
    </w:p>
    <w:p w14:paraId="7E11CD1C" w14:textId="74AB110B" w:rsidR="00B933BE" w:rsidRDefault="006E3B6E" w:rsidP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格式：</w:t>
      </w:r>
      <w:r>
        <w:rPr>
          <w:rFonts w:ascii="宋体" w:eastAsia="宋体" w:hAnsi="宋体"/>
        </w:rPr>
        <w:t>.csv</w:t>
      </w:r>
      <w:r w:rsidR="00CF2E4C">
        <w:rPr>
          <w:rFonts w:ascii="宋体" w:eastAsia="宋体" w:hAnsi="宋体"/>
        </w:rPr>
        <w:t xml:space="preserve"> </w:t>
      </w:r>
      <w:r w:rsidR="00DB1C10">
        <w:rPr>
          <w:rFonts w:ascii="宋体" w:eastAsia="宋体" w:hAnsi="宋体" w:hint="eastAsia"/>
        </w:rPr>
        <w:t>长度：9</w:t>
      </w:r>
      <w:r w:rsidR="00DB1C10">
        <w:rPr>
          <w:rFonts w:ascii="宋体" w:eastAsia="宋体" w:hAnsi="宋体"/>
        </w:rPr>
        <w:t>358</w:t>
      </w:r>
      <w:r w:rsidR="00DB1C10">
        <w:rPr>
          <w:rFonts w:ascii="宋体" w:eastAsia="宋体" w:hAnsi="宋体" w:hint="eastAsia"/>
        </w:rPr>
        <w:t xml:space="preserve"> </w:t>
      </w:r>
      <w:r w:rsidR="00B933BE">
        <w:rPr>
          <w:rFonts w:ascii="宋体" w:eastAsia="宋体" w:hAnsi="宋体" w:hint="eastAsia"/>
        </w:rPr>
        <w:t>维数：1</w:t>
      </w:r>
      <w:r w:rsidR="00B933BE">
        <w:rPr>
          <w:rFonts w:ascii="宋体" w:eastAsia="宋体" w:hAnsi="宋体"/>
        </w:rPr>
        <w:t>5</w:t>
      </w:r>
      <w:r w:rsidR="00E179D7">
        <w:rPr>
          <w:rFonts w:ascii="宋体" w:eastAsia="宋体" w:hAnsi="宋体"/>
        </w:rPr>
        <w:t xml:space="preserve"> </w:t>
      </w:r>
      <w:r w:rsidR="00E179D7">
        <w:rPr>
          <w:rFonts w:ascii="宋体" w:eastAsia="宋体" w:hAnsi="宋体" w:hint="eastAsia"/>
        </w:rPr>
        <w:t>无标签</w:t>
      </w:r>
    </w:p>
    <w:p w14:paraId="0B32111E" w14:textId="67B6B313" w:rsidR="009C2522" w:rsidRDefault="009C2522" w:rsidP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文献使用方式：</w:t>
      </w:r>
      <w:r w:rsidR="0019202C">
        <w:rPr>
          <w:rFonts w:ascii="宋体" w:eastAsia="宋体" w:hAnsi="宋体" w:hint="eastAsia"/>
        </w:rPr>
        <w:t>使用了</w:t>
      </w:r>
      <w:r w:rsidR="00292FE6" w:rsidRPr="00292FE6">
        <w:rPr>
          <w:rFonts w:ascii="宋体" w:eastAsia="宋体" w:hAnsi="宋体"/>
        </w:rPr>
        <w:t>PT08S3 (NOx)</w:t>
      </w:r>
      <w:r w:rsidR="00292FE6">
        <w:rPr>
          <w:rFonts w:ascii="宋体" w:eastAsia="宋体" w:hAnsi="宋体" w:hint="eastAsia"/>
        </w:rPr>
        <w:t>、</w:t>
      </w:r>
      <w:r w:rsidR="00292FE6" w:rsidRPr="00292FE6">
        <w:rPr>
          <w:rFonts w:ascii="宋体" w:eastAsia="宋体" w:hAnsi="宋体"/>
        </w:rPr>
        <w:t>PT08S4 (NO2)</w:t>
      </w:r>
      <w:r w:rsidR="00292FE6">
        <w:rPr>
          <w:rFonts w:ascii="宋体" w:eastAsia="宋体" w:hAnsi="宋体" w:hint="eastAsia"/>
        </w:rPr>
        <w:t>、</w:t>
      </w:r>
      <w:r w:rsidR="00292FE6" w:rsidRPr="00292FE6">
        <w:rPr>
          <w:rFonts w:ascii="宋体" w:eastAsia="宋体" w:hAnsi="宋体"/>
        </w:rPr>
        <w:t>PT08S5 (O3)</w:t>
      </w:r>
      <w:r w:rsidR="008B13E4">
        <w:rPr>
          <w:rFonts w:ascii="宋体" w:eastAsia="宋体" w:hAnsi="宋体" w:hint="eastAsia"/>
        </w:rPr>
        <w:t>三个变量</w:t>
      </w:r>
      <w:r w:rsidR="00292FE6">
        <w:rPr>
          <w:rFonts w:ascii="宋体" w:eastAsia="宋体" w:hAnsi="宋体" w:hint="eastAsia"/>
        </w:rPr>
        <w:t>，</w:t>
      </w:r>
      <w:r w:rsidR="0019202C">
        <w:rPr>
          <w:rFonts w:ascii="宋体" w:eastAsia="宋体" w:hAnsi="宋体" w:hint="eastAsia"/>
        </w:rPr>
        <w:t>算法为</w:t>
      </w:r>
      <w:r w:rsidR="00DE235B">
        <w:rPr>
          <w:rFonts w:ascii="宋体" w:eastAsia="宋体" w:hAnsi="宋体" w:hint="eastAsia"/>
        </w:rPr>
        <w:t>FCM</w:t>
      </w:r>
      <w:r w:rsidR="00DE235B">
        <w:rPr>
          <w:rFonts w:ascii="宋体" w:eastAsia="宋体" w:hAnsi="宋体"/>
        </w:rPr>
        <w:t>/</w:t>
      </w:r>
      <w:r w:rsidR="00DE235B">
        <w:rPr>
          <w:rFonts w:ascii="宋体" w:eastAsia="宋体" w:hAnsi="宋体" w:hint="eastAsia"/>
        </w:rPr>
        <w:t>模糊积分+HMM</w:t>
      </w:r>
    </w:p>
    <w:p w14:paraId="3903EA97" w14:textId="4F75E845" w:rsidR="008B32EB" w:rsidRDefault="008B32EB" w:rsidP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数据集来源：</w:t>
      </w:r>
      <w:r w:rsidRPr="008B32EB">
        <w:rPr>
          <w:rFonts w:ascii="宋体" w:eastAsia="宋体" w:hAnsi="宋体"/>
        </w:rPr>
        <w:t>https://archive.ics.uci.edu/ml/datasets/Air+Quality</w:t>
      </w:r>
    </w:p>
    <w:p w14:paraId="3C5D2CFE" w14:textId="23B02698" w:rsidR="00E179D7" w:rsidRDefault="00E179D7" w:rsidP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变量名称：</w:t>
      </w:r>
    </w:p>
    <w:p w14:paraId="47448033" w14:textId="3F303DF1" w:rsidR="002540B3" w:rsidRDefault="001A758F" w:rsidP="00DB1C1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BB83F35" wp14:editId="4DDC8B57">
            <wp:extent cx="5274310" cy="19399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1287" w14:textId="2CA9EEF0" w:rsidR="00A11BAF" w:rsidRPr="001A758F" w:rsidRDefault="007D4BC7" w:rsidP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</w:t>
      </w:r>
      <w:r w:rsidR="00A11BAF">
        <w:rPr>
          <w:rFonts w:ascii="宋体" w:eastAsia="宋体" w:hAnsi="宋体" w:hint="eastAsia"/>
        </w:rPr>
        <w:t>展示</w:t>
      </w:r>
      <w:r>
        <w:rPr>
          <w:rFonts w:ascii="宋体" w:eastAsia="宋体" w:hAnsi="宋体" w:hint="eastAsia"/>
        </w:rPr>
        <w:t>：</w:t>
      </w:r>
    </w:p>
    <w:p w14:paraId="1B2508E6" w14:textId="15BD016E" w:rsidR="00DB1C10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BFD93B1" wp14:editId="4D4B4CAA">
            <wp:extent cx="5274310" cy="2481580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D112" w14:textId="77777777" w:rsidR="00DE270F" w:rsidRDefault="00DE270F">
      <w:pPr>
        <w:rPr>
          <w:rFonts w:ascii="宋体" w:eastAsia="宋体" w:hAnsi="宋体"/>
        </w:rPr>
      </w:pPr>
    </w:p>
    <w:p w14:paraId="1A88084C" w14:textId="5839EA17" w:rsidR="00DE270F" w:rsidRDefault="00DE270F">
      <w:pPr>
        <w:rPr>
          <w:rFonts w:ascii="宋体" w:eastAsia="宋体" w:hAnsi="宋体"/>
        </w:rPr>
      </w:pPr>
    </w:p>
    <w:p w14:paraId="40D652FD" w14:textId="793A9D8E" w:rsidR="0009616B" w:rsidRDefault="0009616B">
      <w:pPr>
        <w:rPr>
          <w:rFonts w:ascii="宋体" w:eastAsia="宋体" w:hAnsi="宋体"/>
        </w:rPr>
      </w:pPr>
    </w:p>
    <w:p w14:paraId="0038FB02" w14:textId="77777777" w:rsidR="0009616B" w:rsidRDefault="0009616B">
      <w:pPr>
        <w:rPr>
          <w:rFonts w:ascii="宋体" w:eastAsia="宋体" w:hAnsi="宋体"/>
        </w:rPr>
      </w:pPr>
    </w:p>
    <w:p w14:paraId="16748E49" w14:textId="37F058B6" w:rsidR="00D27239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数据集</w:t>
      </w:r>
      <w:r>
        <w:rPr>
          <w:rFonts w:ascii="宋体" w:eastAsia="宋体" w:hAnsi="宋体"/>
        </w:rPr>
        <w:t>3:</w:t>
      </w:r>
      <w:r w:rsidRPr="00F6385D">
        <w:rPr>
          <w:rFonts w:ascii="宋体" w:eastAsia="宋体" w:hAnsi="宋体" w:hint="eastAsia"/>
        </w:rPr>
        <w:t xml:space="preserve"> </w:t>
      </w:r>
      <w:r w:rsidRPr="00DB1C10">
        <w:rPr>
          <w:rFonts w:ascii="宋体" w:eastAsia="宋体" w:hAnsi="宋体" w:hint="eastAsia"/>
        </w:rPr>
        <w:t>EEG Eye State Dataset</w:t>
      </w:r>
    </w:p>
    <w:p w14:paraId="0EEC98A7" w14:textId="00E0497D" w:rsidR="00DB1C10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格式：</w:t>
      </w:r>
      <w:r>
        <w:rPr>
          <w:rFonts w:ascii="宋体" w:eastAsia="宋体" w:hAnsi="宋体"/>
        </w:rPr>
        <w:t>.arff</w:t>
      </w:r>
      <w:r w:rsidR="00110CD4">
        <w:rPr>
          <w:rFonts w:ascii="宋体" w:eastAsia="宋体" w:hAnsi="宋体" w:hint="eastAsia"/>
        </w:rPr>
        <w:t>（已转换</w:t>
      </w:r>
      <w:r w:rsidR="00D27239">
        <w:rPr>
          <w:rFonts w:ascii="宋体" w:eastAsia="宋体" w:hAnsi="宋体" w:hint="eastAsia"/>
        </w:rPr>
        <w:t>为</w:t>
      </w:r>
      <w:r w:rsidR="00D27239">
        <w:rPr>
          <w:rFonts w:ascii="宋体" w:eastAsia="宋体" w:hAnsi="宋体"/>
        </w:rPr>
        <w:t>.csv</w:t>
      </w:r>
      <w:r w:rsidR="00D27239">
        <w:rPr>
          <w:rFonts w:ascii="宋体" w:eastAsia="宋体" w:hAnsi="宋体" w:hint="eastAsia"/>
        </w:rPr>
        <w:t>） 长度：1</w:t>
      </w:r>
      <w:r w:rsidR="00D27239">
        <w:rPr>
          <w:rFonts w:ascii="宋体" w:eastAsia="宋体" w:hAnsi="宋体"/>
        </w:rPr>
        <w:t>4980</w:t>
      </w:r>
      <w:r w:rsidR="00A756FF">
        <w:rPr>
          <w:rFonts w:ascii="宋体" w:eastAsia="宋体" w:hAnsi="宋体"/>
        </w:rPr>
        <w:t xml:space="preserve"> </w:t>
      </w:r>
      <w:r w:rsidR="00A756FF">
        <w:rPr>
          <w:rFonts w:ascii="宋体" w:eastAsia="宋体" w:hAnsi="宋体" w:hint="eastAsia"/>
        </w:rPr>
        <w:t>维数</w:t>
      </w:r>
      <w:r w:rsidR="006E44D6">
        <w:rPr>
          <w:rFonts w:ascii="宋体" w:eastAsia="宋体" w:hAnsi="宋体" w:hint="eastAsia"/>
        </w:rPr>
        <w:t>：1</w:t>
      </w:r>
      <w:r w:rsidR="006E44D6">
        <w:rPr>
          <w:rFonts w:ascii="宋体" w:eastAsia="宋体" w:hAnsi="宋体"/>
        </w:rPr>
        <w:t xml:space="preserve">5 </w:t>
      </w:r>
      <w:r w:rsidR="006E44D6">
        <w:rPr>
          <w:rFonts w:ascii="宋体" w:eastAsia="宋体" w:hAnsi="宋体" w:hint="eastAsia"/>
        </w:rPr>
        <w:t>无标签</w:t>
      </w:r>
    </w:p>
    <w:p w14:paraId="1D398B5E" w14:textId="76329292" w:rsidR="0026668A" w:rsidRDefault="006E44D6" w:rsidP="0026668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文献使用方式：</w:t>
      </w:r>
      <w:r w:rsidR="00B12373" w:rsidRPr="00B12373">
        <w:rPr>
          <w:rFonts w:ascii="宋体" w:eastAsia="宋体" w:hAnsi="宋体"/>
        </w:rPr>
        <w:t>AF3</w:t>
      </w:r>
      <w:r w:rsidR="00A859BC">
        <w:rPr>
          <w:rFonts w:ascii="宋体" w:eastAsia="宋体" w:hAnsi="宋体" w:hint="eastAsia"/>
        </w:rPr>
        <w:t>、</w:t>
      </w:r>
      <w:r w:rsidR="00B12373" w:rsidRPr="00B12373">
        <w:rPr>
          <w:rFonts w:ascii="宋体" w:eastAsia="宋体" w:hAnsi="宋体"/>
        </w:rPr>
        <w:t>F7</w:t>
      </w:r>
      <w:r w:rsidR="00A859BC">
        <w:rPr>
          <w:rFonts w:ascii="宋体" w:eastAsia="宋体" w:hAnsi="宋体" w:hint="eastAsia"/>
        </w:rPr>
        <w:t>、</w:t>
      </w:r>
      <w:r w:rsidR="00B12373" w:rsidRPr="00B12373">
        <w:rPr>
          <w:rFonts w:ascii="宋体" w:eastAsia="宋体" w:hAnsi="宋体"/>
        </w:rPr>
        <w:t>FC5</w:t>
      </w:r>
      <w:r w:rsidR="0026668A">
        <w:rPr>
          <w:rFonts w:ascii="宋体" w:eastAsia="宋体" w:hAnsi="宋体"/>
        </w:rPr>
        <w:t>,</w:t>
      </w:r>
      <w:r w:rsidR="0026668A" w:rsidRPr="0026668A">
        <w:rPr>
          <w:rFonts w:ascii="宋体" w:eastAsia="宋体" w:hAnsi="宋体" w:hint="eastAsia"/>
        </w:rPr>
        <w:t xml:space="preserve"> </w:t>
      </w:r>
      <w:r w:rsidR="0026668A">
        <w:rPr>
          <w:rFonts w:ascii="宋体" w:eastAsia="宋体" w:hAnsi="宋体" w:hint="eastAsia"/>
        </w:rPr>
        <w:t>算法为FCM</w:t>
      </w:r>
      <w:r w:rsidR="0026668A">
        <w:rPr>
          <w:rFonts w:ascii="宋体" w:eastAsia="宋体" w:hAnsi="宋体"/>
        </w:rPr>
        <w:t>/</w:t>
      </w:r>
      <w:r w:rsidR="0026668A">
        <w:rPr>
          <w:rFonts w:ascii="宋体" w:eastAsia="宋体" w:hAnsi="宋体" w:hint="eastAsia"/>
        </w:rPr>
        <w:t>模糊积分+HMM</w:t>
      </w:r>
    </w:p>
    <w:p w14:paraId="0D2DF1C3" w14:textId="2B1C6F03" w:rsidR="00FA08EC" w:rsidRDefault="00FA08EC" w:rsidP="0026668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数据集来源：</w:t>
      </w:r>
      <w:r w:rsidR="006A1C08" w:rsidRPr="006A1C08">
        <w:rPr>
          <w:rFonts w:ascii="宋体" w:eastAsia="宋体" w:hAnsi="宋体"/>
        </w:rPr>
        <w:t>https://archive.ics.uci.edu/ml/datasets/EEG+Eye+State</w:t>
      </w:r>
    </w:p>
    <w:p w14:paraId="78A22CCB" w14:textId="5A431522" w:rsidR="00D45CAC" w:rsidRDefault="00D45CAC" w:rsidP="00B123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变量名称：</w:t>
      </w:r>
      <w:r w:rsidR="00D44FD6">
        <w:rPr>
          <w:rFonts w:ascii="宋体" w:eastAsia="宋体" w:hAnsi="宋体" w:hint="eastAsia"/>
        </w:rPr>
        <w:t>前</w:t>
      </w:r>
      <w:r w:rsidR="006F01D8">
        <w:rPr>
          <w:rFonts w:ascii="宋体" w:eastAsia="宋体" w:hAnsi="宋体" w:hint="eastAsia"/>
        </w:rPr>
        <w:t>1</w:t>
      </w:r>
      <w:r w:rsidR="006F01D8">
        <w:rPr>
          <w:rFonts w:ascii="宋体" w:eastAsia="宋体" w:hAnsi="宋体"/>
        </w:rPr>
        <w:t>4</w:t>
      </w:r>
      <w:r w:rsidR="006F01D8">
        <w:rPr>
          <w:rFonts w:ascii="宋体" w:eastAsia="宋体" w:hAnsi="宋体" w:hint="eastAsia"/>
        </w:rPr>
        <w:t>个变量</w:t>
      </w:r>
      <w:r w:rsidR="00546BC7">
        <w:rPr>
          <w:rFonts w:ascii="宋体" w:eastAsia="宋体" w:hAnsi="宋体" w:hint="eastAsia"/>
        </w:rPr>
        <w:t>（AF</w:t>
      </w:r>
      <w:r w:rsidR="00546BC7">
        <w:rPr>
          <w:rFonts w:ascii="宋体" w:eastAsia="宋体" w:hAnsi="宋体"/>
        </w:rPr>
        <w:t>3-</w:t>
      </w:r>
      <w:r w:rsidR="00546BC7">
        <w:rPr>
          <w:rFonts w:ascii="宋体" w:eastAsia="宋体" w:hAnsi="宋体" w:hint="eastAsia"/>
        </w:rPr>
        <w:t>AF</w:t>
      </w:r>
      <w:r w:rsidR="00546BC7">
        <w:rPr>
          <w:rFonts w:ascii="宋体" w:eastAsia="宋体" w:hAnsi="宋体"/>
        </w:rPr>
        <w:t>4</w:t>
      </w:r>
      <w:r w:rsidR="00546BC7">
        <w:rPr>
          <w:rFonts w:ascii="宋体" w:eastAsia="宋体" w:hAnsi="宋体" w:hint="eastAsia"/>
        </w:rPr>
        <w:t>）</w:t>
      </w:r>
      <w:r w:rsidR="006F01D8">
        <w:rPr>
          <w:rFonts w:ascii="宋体" w:eastAsia="宋体" w:hAnsi="宋体" w:hint="eastAsia"/>
        </w:rPr>
        <w:t>为脑电图相关数据，</w:t>
      </w:r>
      <w:r w:rsidR="00546BC7">
        <w:rPr>
          <w:rFonts w:ascii="宋体" w:eastAsia="宋体" w:hAnsi="宋体" w:hint="eastAsia"/>
        </w:rPr>
        <w:t>eyeDetection</w:t>
      </w:r>
      <w:r w:rsidR="006F01D8">
        <w:rPr>
          <w:rFonts w:ascii="宋体" w:eastAsia="宋体" w:hAnsi="宋体" w:hint="eastAsia"/>
        </w:rPr>
        <w:t>为眼睛状态（</w:t>
      </w:r>
      <w:r w:rsidR="00546BC7">
        <w:rPr>
          <w:rFonts w:ascii="宋体" w:eastAsia="宋体" w:hAnsi="宋体" w:hint="eastAsia"/>
        </w:rPr>
        <w:t>1为闭眼，0为睁眼）</w:t>
      </w:r>
    </w:p>
    <w:p w14:paraId="5A8EABFE" w14:textId="4B1B0CD9" w:rsidR="00DE270F" w:rsidRDefault="00DE270F" w:rsidP="00B123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数据集展示：</w:t>
      </w:r>
    </w:p>
    <w:p w14:paraId="4B97E98C" w14:textId="3D87D40E" w:rsidR="00DB1C10" w:rsidRDefault="00D45CA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EDEF49B" wp14:editId="1B19B24E">
            <wp:extent cx="5274310" cy="1398905"/>
            <wp:effectExtent l="0" t="0" r="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3"/>
                    <a:stretch/>
                  </pic:blipFill>
                  <pic:spPr bwMode="auto"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D621" w14:textId="33322658" w:rsidR="00DB1C10" w:rsidRDefault="00DB1C10">
      <w:pPr>
        <w:rPr>
          <w:rFonts w:ascii="宋体" w:eastAsia="宋体" w:hAnsi="宋体"/>
        </w:rPr>
      </w:pPr>
    </w:p>
    <w:p w14:paraId="25F5BF02" w14:textId="77777777" w:rsidR="0009616B" w:rsidRDefault="0009616B">
      <w:pPr>
        <w:rPr>
          <w:rFonts w:ascii="宋体" w:eastAsia="宋体" w:hAnsi="宋体"/>
        </w:rPr>
      </w:pPr>
    </w:p>
    <w:p w14:paraId="46E74EB4" w14:textId="3E2D84C2" w:rsidR="00DB1C10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018:</w:t>
      </w:r>
    </w:p>
    <w:p w14:paraId="734ADAB1" w14:textId="4B83E958" w:rsidR="00DB1C10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数据集1</w:t>
      </w:r>
      <w:r>
        <w:rPr>
          <w:rFonts w:ascii="宋体" w:eastAsia="宋体" w:hAnsi="宋体"/>
        </w:rPr>
        <w:t>:</w:t>
      </w:r>
      <w:r w:rsidRPr="00F6385D">
        <w:rPr>
          <w:rFonts w:ascii="宋体" w:eastAsia="宋体" w:hAnsi="宋体"/>
        </w:rPr>
        <w:t xml:space="preserve"> </w:t>
      </w:r>
      <w:r w:rsidRPr="00DB1C10">
        <w:rPr>
          <w:rFonts w:ascii="宋体" w:eastAsia="宋体" w:hAnsi="宋体"/>
        </w:rPr>
        <w:t>Dutch power consumption data</w:t>
      </w:r>
      <w:r>
        <w:rPr>
          <w:rFonts w:ascii="宋体" w:eastAsia="宋体" w:hAnsi="宋体"/>
        </w:rPr>
        <w:t xml:space="preserve"> --</w:t>
      </w:r>
      <w:r>
        <w:rPr>
          <w:rFonts w:ascii="宋体" w:eastAsia="宋体" w:hAnsi="宋体" w:hint="eastAsia"/>
        </w:rPr>
        <w:t>未列出数据来源</w:t>
      </w:r>
    </w:p>
    <w:p w14:paraId="42214676" w14:textId="545D5A94" w:rsidR="00DB1C10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数据集2：</w:t>
      </w:r>
      <w:r w:rsidRPr="00DB1C10">
        <w:rPr>
          <w:rFonts w:ascii="宋体" w:eastAsia="宋体" w:hAnsi="宋体"/>
        </w:rPr>
        <w:t>Intel production dataset 1</w:t>
      </w:r>
      <w:r>
        <w:rPr>
          <w:rFonts w:ascii="宋体" w:eastAsia="宋体" w:hAnsi="宋体"/>
        </w:rPr>
        <w:t xml:space="preserve"> --</w:t>
      </w:r>
      <w:r>
        <w:rPr>
          <w:rFonts w:ascii="宋体" w:eastAsia="宋体" w:hAnsi="宋体" w:hint="eastAsia"/>
        </w:rPr>
        <w:t>未列出数据来源</w:t>
      </w:r>
    </w:p>
    <w:p w14:paraId="1C68C7FE" w14:textId="1ECC4F5F" w:rsidR="00DB1C10" w:rsidRDefault="00DB1C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数据集3</w:t>
      </w:r>
      <w:r w:rsidR="00603DFB">
        <w:rPr>
          <w:rFonts w:ascii="宋体" w:eastAsia="宋体" w:hAnsi="宋体" w:hint="eastAsia"/>
        </w:rPr>
        <w:t>：I</w:t>
      </w:r>
      <w:r w:rsidR="00603DFB" w:rsidRPr="00603DFB">
        <w:rPr>
          <w:rFonts w:ascii="宋体" w:eastAsia="宋体" w:hAnsi="宋体"/>
        </w:rPr>
        <w:t>ntel production dataset 2</w:t>
      </w:r>
      <w:r w:rsidR="00603DFB">
        <w:rPr>
          <w:rFonts w:ascii="宋体" w:eastAsia="宋体" w:hAnsi="宋体"/>
        </w:rPr>
        <w:t xml:space="preserve"> --</w:t>
      </w:r>
      <w:r w:rsidR="00603DFB">
        <w:rPr>
          <w:rFonts w:ascii="宋体" w:eastAsia="宋体" w:hAnsi="宋体" w:hint="eastAsia"/>
        </w:rPr>
        <w:t>未列出数据来源</w:t>
      </w:r>
    </w:p>
    <w:p w14:paraId="1D94E798" w14:textId="77777777" w:rsidR="0009616B" w:rsidRDefault="0009616B">
      <w:pPr>
        <w:rPr>
          <w:rFonts w:ascii="宋体" w:eastAsia="宋体" w:hAnsi="宋体"/>
        </w:rPr>
      </w:pPr>
    </w:p>
    <w:p w14:paraId="1F0DB3B3" w14:textId="5FAD7CAD" w:rsidR="00603DFB" w:rsidRDefault="00603D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数据集4</w:t>
      </w:r>
      <w:r>
        <w:rPr>
          <w:rFonts w:ascii="宋体" w:eastAsia="宋体" w:hAnsi="宋体"/>
        </w:rPr>
        <w:t>:</w:t>
      </w:r>
      <w:r w:rsidRPr="00F6385D">
        <w:rPr>
          <w:rFonts w:ascii="宋体" w:eastAsia="宋体" w:hAnsi="宋体"/>
        </w:rPr>
        <w:t xml:space="preserve"> </w:t>
      </w:r>
      <w:r w:rsidRPr="00603DFB">
        <w:rPr>
          <w:rFonts w:ascii="宋体" w:eastAsia="宋体" w:hAnsi="宋体"/>
        </w:rPr>
        <w:t>Etch data</w:t>
      </w:r>
      <w:r>
        <w:rPr>
          <w:rFonts w:ascii="宋体" w:eastAsia="宋体" w:hAnsi="宋体" w:hint="eastAsia"/>
        </w:rPr>
        <w:t>（蚀刻数据）：</w:t>
      </w:r>
    </w:p>
    <w:p w14:paraId="1C33B4A2" w14:textId="22E5BF5A" w:rsidR="0090698D" w:rsidRDefault="0009616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格式：</w:t>
      </w:r>
      <w:del w:id="0" w:author="y hy">
        <w:r w:rsidR="0090698D">
          <w:rPr>
            <w:rFonts w:ascii="宋体" w:eastAsia="宋体" w:hAnsi="宋体" w:hint="eastAsia"/>
          </w:rPr>
          <w:delText>格式：</w:delText>
        </w:r>
      </w:del>
      <w:r w:rsidR="0090698D">
        <w:rPr>
          <w:rFonts w:ascii="宋体" w:eastAsia="宋体" w:hAnsi="宋体" w:hint="eastAsia"/>
        </w:rPr>
        <w:t>.</w:t>
      </w:r>
      <w:r w:rsidR="0090698D">
        <w:rPr>
          <w:rFonts w:ascii="宋体" w:eastAsia="宋体" w:hAnsi="宋体"/>
        </w:rPr>
        <w:t>ma</w:t>
      </w:r>
      <w:r w:rsidR="00BF211C">
        <w:rPr>
          <w:rFonts w:ascii="宋体" w:eastAsia="宋体" w:hAnsi="宋体" w:hint="eastAsia"/>
        </w:rPr>
        <w:t>t</w:t>
      </w:r>
      <w:r w:rsidR="00CE4BA7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 xml:space="preserve">  </w:t>
      </w:r>
      <w:r w:rsidR="00BF211C">
        <w:rPr>
          <w:rFonts w:ascii="宋体" w:eastAsia="宋体" w:hAnsi="宋体" w:hint="eastAsia"/>
        </w:rPr>
        <w:t>有标签</w:t>
      </w:r>
    </w:p>
    <w:p w14:paraId="505179C7" w14:textId="77777777" w:rsidR="00AA7553" w:rsidRDefault="006E2B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</w:t>
      </w:r>
      <w:r w:rsidR="00AA7553">
        <w:rPr>
          <w:rFonts w:ascii="宋体" w:eastAsia="宋体" w:hAnsi="宋体" w:hint="eastAsia"/>
        </w:rPr>
        <w:t>介绍：</w:t>
      </w:r>
    </w:p>
    <w:p w14:paraId="32282AF6" w14:textId="408AED46" w:rsidR="00AA4AC3" w:rsidRDefault="00AA7553" w:rsidP="00C31E2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包括</w:t>
      </w:r>
      <w:r w:rsidR="00467A9B">
        <w:rPr>
          <w:rFonts w:ascii="宋体" w:eastAsia="宋体" w:hAnsi="宋体" w:hint="eastAsia"/>
        </w:rPr>
        <w:t>三次实验</w:t>
      </w:r>
      <w:r w:rsidR="006E2B8B">
        <w:rPr>
          <w:rFonts w:ascii="宋体" w:eastAsia="宋体" w:hAnsi="宋体" w:hint="eastAsia"/>
        </w:rPr>
        <w:t>、</w:t>
      </w:r>
      <w:r w:rsidR="002124E4">
        <w:rPr>
          <w:rFonts w:ascii="宋体" w:eastAsia="宋体" w:hAnsi="宋体" w:hint="eastAsia"/>
        </w:rPr>
        <w:t>总共1</w:t>
      </w:r>
      <w:r w:rsidR="002124E4">
        <w:rPr>
          <w:rFonts w:ascii="宋体" w:eastAsia="宋体" w:hAnsi="宋体"/>
        </w:rPr>
        <w:t>29</w:t>
      </w:r>
      <w:r w:rsidR="00C31E20">
        <w:rPr>
          <w:rFonts w:ascii="宋体" w:eastAsia="宋体" w:hAnsi="宋体" w:hint="eastAsia"/>
        </w:rPr>
        <w:t>组</w:t>
      </w:r>
      <w:r w:rsidR="009F2AD0">
        <w:rPr>
          <w:rFonts w:ascii="宋体" w:eastAsia="宋体" w:hAnsi="宋体" w:hint="eastAsia"/>
        </w:rPr>
        <w:t>晶圆的蚀刻数据</w:t>
      </w:r>
      <w:r w:rsidR="006E2B8B">
        <w:rPr>
          <w:rFonts w:ascii="宋体" w:eastAsia="宋体" w:hAnsi="宋体" w:hint="eastAsia"/>
        </w:rPr>
        <w:t>，其中</w:t>
      </w:r>
      <w:r w:rsidR="00467A9B">
        <w:rPr>
          <w:rFonts w:ascii="宋体" w:eastAsia="宋体" w:hAnsi="宋体" w:hint="eastAsia"/>
        </w:rPr>
        <w:t>包括</w:t>
      </w:r>
      <w:r w:rsidR="00981367">
        <w:rPr>
          <w:rFonts w:ascii="宋体" w:eastAsia="宋体" w:hAnsi="宋体" w:hint="eastAsia"/>
        </w:rPr>
        <w:t>1</w:t>
      </w:r>
      <w:r w:rsidR="00981367">
        <w:rPr>
          <w:rFonts w:ascii="宋体" w:eastAsia="宋体" w:hAnsi="宋体"/>
        </w:rPr>
        <w:t>08</w:t>
      </w:r>
      <w:r w:rsidR="00F37233">
        <w:rPr>
          <w:rFonts w:ascii="宋体" w:eastAsia="宋体" w:hAnsi="宋体" w:hint="eastAsia"/>
        </w:rPr>
        <w:t>组</w:t>
      </w:r>
      <w:r w:rsidR="00981367">
        <w:rPr>
          <w:rFonts w:ascii="宋体" w:eastAsia="宋体" w:hAnsi="宋体" w:hint="eastAsia"/>
        </w:rPr>
        <w:t>正常状态</w:t>
      </w:r>
      <w:r w:rsidR="007E5B06">
        <w:rPr>
          <w:rFonts w:ascii="宋体" w:eastAsia="宋体" w:hAnsi="宋体" w:hint="eastAsia"/>
        </w:rPr>
        <w:t>下的</w:t>
      </w:r>
      <w:r w:rsidR="00EE7698">
        <w:rPr>
          <w:rFonts w:ascii="宋体" w:eastAsia="宋体" w:hAnsi="宋体" w:hint="eastAsia"/>
        </w:rPr>
        <w:t>数据</w:t>
      </w:r>
      <w:r w:rsidR="007E5B06">
        <w:rPr>
          <w:rFonts w:ascii="宋体" w:eastAsia="宋体" w:hAnsi="宋体" w:hint="eastAsia"/>
        </w:rPr>
        <w:t>和2</w:t>
      </w:r>
      <w:r w:rsidR="007E5B06">
        <w:rPr>
          <w:rFonts w:ascii="宋体" w:eastAsia="宋体" w:hAnsi="宋体"/>
        </w:rPr>
        <w:t>1</w:t>
      </w:r>
      <w:r w:rsidR="00F37233">
        <w:rPr>
          <w:rFonts w:ascii="宋体" w:eastAsia="宋体" w:hAnsi="宋体" w:hint="eastAsia"/>
        </w:rPr>
        <w:t>组</w:t>
      </w:r>
      <w:r w:rsidR="007E5B06">
        <w:rPr>
          <w:rFonts w:ascii="宋体" w:eastAsia="宋体" w:hAnsi="宋体" w:hint="eastAsia"/>
        </w:rPr>
        <w:t>人为</w:t>
      </w:r>
      <w:r w:rsidR="008C1AD8">
        <w:rPr>
          <w:rFonts w:ascii="宋体" w:eastAsia="宋体" w:hAnsi="宋体" w:hint="eastAsia"/>
        </w:rPr>
        <w:t>造成的异常状态下的</w:t>
      </w:r>
      <w:r w:rsidR="00EE7698">
        <w:rPr>
          <w:rFonts w:ascii="宋体" w:eastAsia="宋体" w:hAnsi="宋体" w:hint="eastAsia"/>
        </w:rPr>
        <w:t>数据</w:t>
      </w:r>
      <w:r w:rsidR="00C31E20">
        <w:rPr>
          <w:rFonts w:ascii="宋体" w:eastAsia="宋体" w:hAnsi="宋体" w:hint="eastAsia"/>
        </w:rPr>
        <w:t>。每组</w:t>
      </w:r>
      <w:r w:rsidR="00322240">
        <w:rPr>
          <w:rFonts w:ascii="宋体" w:eastAsia="宋体" w:hAnsi="宋体" w:hint="eastAsia"/>
        </w:rPr>
        <w:t>数据集长度为1</w:t>
      </w:r>
      <w:r w:rsidR="00322240">
        <w:rPr>
          <w:rFonts w:ascii="宋体" w:eastAsia="宋体" w:hAnsi="宋体"/>
        </w:rPr>
        <w:t>00</w:t>
      </w:r>
      <w:r w:rsidR="00322240">
        <w:rPr>
          <w:rFonts w:ascii="宋体" w:eastAsia="宋体" w:hAnsi="宋体" w:hint="eastAsia"/>
        </w:rPr>
        <w:t>左右，</w:t>
      </w:r>
      <w:r w:rsidR="0090698D">
        <w:rPr>
          <w:rFonts w:ascii="宋体" w:eastAsia="宋体" w:hAnsi="宋体" w:hint="eastAsia"/>
        </w:rPr>
        <w:t>2</w:t>
      </w:r>
      <w:r w:rsidR="0090698D">
        <w:rPr>
          <w:rFonts w:ascii="宋体" w:eastAsia="宋体" w:hAnsi="宋体"/>
        </w:rPr>
        <w:t>1</w:t>
      </w:r>
      <w:r w:rsidR="0090698D">
        <w:rPr>
          <w:rFonts w:ascii="宋体" w:eastAsia="宋体" w:hAnsi="宋体" w:hint="eastAsia"/>
        </w:rPr>
        <w:t>维</w:t>
      </w:r>
    </w:p>
    <w:p w14:paraId="02864196" w14:textId="77777777" w:rsidR="00975BFA" w:rsidRDefault="00975BFA" w:rsidP="00975BF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数据集来源：</w:t>
      </w:r>
    </w:p>
    <w:p w14:paraId="2CBD7E82" w14:textId="736EF3A7" w:rsidR="00975BFA" w:rsidRDefault="00975BFA" w:rsidP="00975BFA">
      <w:pPr>
        <w:rPr>
          <w:rFonts w:ascii="宋体" w:eastAsia="宋体" w:hAnsi="宋体"/>
        </w:rPr>
      </w:pPr>
      <w:r w:rsidRPr="00975BFA">
        <w:rPr>
          <w:rFonts w:ascii="宋体" w:eastAsia="宋体" w:hAnsi="宋体"/>
        </w:rPr>
        <w:t>http://www.eigenvector.com/data/Etch/index.html</w:t>
      </w:r>
    </w:p>
    <w:p w14:paraId="6CBC6A71" w14:textId="55EF2CD7" w:rsidR="00D11CA0" w:rsidRDefault="00D11CA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变量名称：</w:t>
      </w:r>
      <w:r w:rsidR="00726A2E" w:rsidRPr="00726A2E">
        <w:rPr>
          <w:rFonts w:ascii="宋体" w:eastAsia="宋体" w:hAnsi="宋体"/>
        </w:rPr>
        <w:t>Time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Step Number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BCl3 Flow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Cl2 Flow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RF Btm Pwr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RF Btm Rfl Pwr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Endpt A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He Press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Pressure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RF Tuner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RF Load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RF Phase Err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RF Pwr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 xml:space="preserve">RF Impedance  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TCP Tuner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TCP Phase Err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TCP Impedance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TCP Top Pwr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TCP Rfl Pwr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TCP Load</w:t>
      </w:r>
      <w:r w:rsidR="00726A2E">
        <w:rPr>
          <w:rFonts w:ascii="宋体" w:eastAsia="宋体" w:hAnsi="宋体" w:hint="eastAsia"/>
        </w:rPr>
        <w:t>、</w:t>
      </w:r>
      <w:r w:rsidR="00726A2E" w:rsidRPr="00726A2E">
        <w:rPr>
          <w:rFonts w:ascii="宋体" w:eastAsia="宋体" w:hAnsi="宋体"/>
        </w:rPr>
        <w:t>Vat Valve</w:t>
      </w:r>
    </w:p>
    <w:p w14:paraId="49BE673B" w14:textId="618AFB5F" w:rsidR="00A300E7" w:rsidRDefault="007E57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文献使用方式：</w:t>
      </w:r>
      <w:r w:rsidR="00021FB7">
        <w:rPr>
          <w:rFonts w:ascii="宋体" w:eastAsia="宋体" w:hAnsi="宋体" w:hint="eastAsia"/>
        </w:rPr>
        <w:t>在1</w:t>
      </w:r>
      <w:r w:rsidR="00021FB7">
        <w:rPr>
          <w:rFonts w:ascii="宋体" w:eastAsia="宋体" w:hAnsi="宋体"/>
        </w:rPr>
        <w:t>08</w:t>
      </w:r>
      <w:r w:rsidR="00021FB7">
        <w:rPr>
          <w:rFonts w:ascii="宋体" w:eastAsia="宋体" w:hAnsi="宋体" w:hint="eastAsia"/>
        </w:rPr>
        <w:t>组正常序列中</w:t>
      </w:r>
      <w:r w:rsidR="000F6F93">
        <w:rPr>
          <w:rFonts w:ascii="宋体" w:eastAsia="宋体" w:hAnsi="宋体" w:hint="eastAsia"/>
        </w:rPr>
        <w:t>混</w:t>
      </w:r>
      <w:r w:rsidR="00021FB7">
        <w:rPr>
          <w:rFonts w:ascii="宋体" w:eastAsia="宋体" w:hAnsi="宋体" w:hint="eastAsia"/>
        </w:rPr>
        <w:t>入一组人为</w:t>
      </w:r>
      <w:r w:rsidR="000F6F93">
        <w:rPr>
          <w:rFonts w:ascii="宋体" w:eastAsia="宋体" w:hAnsi="宋体" w:hint="eastAsia"/>
        </w:rPr>
        <w:t>制造</w:t>
      </w:r>
      <w:r w:rsidR="00181F84">
        <w:rPr>
          <w:rFonts w:ascii="宋体" w:eastAsia="宋体" w:hAnsi="宋体" w:hint="eastAsia"/>
        </w:rPr>
        <w:t>的异常序列</w:t>
      </w:r>
      <w:r w:rsidR="001236CB">
        <w:rPr>
          <w:rFonts w:ascii="宋体" w:eastAsia="宋体" w:hAnsi="宋体" w:hint="eastAsia"/>
        </w:rPr>
        <w:t>，</w:t>
      </w:r>
      <w:r w:rsidR="003248F4">
        <w:rPr>
          <w:rFonts w:ascii="宋体" w:eastAsia="宋体" w:hAnsi="宋体" w:hint="eastAsia"/>
        </w:rPr>
        <w:t>对这组异常序列进行检测</w:t>
      </w:r>
      <w:r w:rsidR="000F6F93">
        <w:rPr>
          <w:rFonts w:ascii="宋体" w:eastAsia="宋体" w:hAnsi="宋体" w:hint="eastAsia"/>
        </w:rPr>
        <w:t>：</w:t>
      </w:r>
    </w:p>
    <w:p w14:paraId="4A71E552" w14:textId="47E87CD7" w:rsidR="0009616B" w:rsidRDefault="009E64A7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FC6FD8F" wp14:editId="22B2FEDF">
            <wp:extent cx="3983355" cy="1789777"/>
            <wp:effectExtent l="0" t="0" r="4445" b="127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411" cy="18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5B44" w14:textId="40F9CE73" w:rsidR="0009616B" w:rsidRDefault="00603D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</w:t>
      </w:r>
      <w:r>
        <w:rPr>
          <w:rFonts w:ascii="宋体" w:eastAsia="宋体" w:hAnsi="宋体"/>
        </w:rPr>
        <w:t>021:</w:t>
      </w:r>
    </w:p>
    <w:p w14:paraId="54318B01" w14:textId="339987B5" w:rsidR="00603DFB" w:rsidRPr="00F6385D" w:rsidRDefault="00603DFB" w:rsidP="00603D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数据集1</w:t>
      </w:r>
      <w:r>
        <w:rPr>
          <w:rFonts w:ascii="宋体" w:eastAsia="宋体" w:hAnsi="宋体"/>
        </w:rPr>
        <w:t>:</w:t>
      </w:r>
      <w:r w:rsidRPr="00F6385D">
        <w:rPr>
          <w:rFonts w:ascii="宋体" w:eastAsia="宋体" w:hAnsi="宋体"/>
        </w:rPr>
        <w:t xml:space="preserve"> </w:t>
      </w:r>
      <w:r w:rsidRPr="00F6385D">
        <w:rPr>
          <w:rFonts w:ascii="宋体" w:eastAsia="宋体" w:hAnsi="宋体" w:hint="eastAsia"/>
        </w:rPr>
        <w:t>ECG心电图数据</w:t>
      </w:r>
    </w:p>
    <w:p w14:paraId="23F80738" w14:textId="4EEEC423" w:rsidR="00603DFB" w:rsidRPr="00F6385D" w:rsidRDefault="00D552FC" w:rsidP="00603D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格式：</w:t>
      </w:r>
      <w:r w:rsidR="00975BFA">
        <w:rPr>
          <w:rFonts w:ascii="宋体" w:eastAsia="宋体" w:hAnsi="宋体"/>
        </w:rPr>
        <w:t>.dat</w:t>
      </w:r>
      <w:r w:rsidR="00975BFA">
        <w:rPr>
          <w:rFonts w:ascii="宋体" w:eastAsia="宋体" w:hAnsi="宋体" w:hint="eastAsia"/>
        </w:rPr>
        <w:t>、.</w:t>
      </w:r>
      <w:r w:rsidR="00975BFA">
        <w:rPr>
          <w:rFonts w:ascii="宋体" w:eastAsia="宋体" w:hAnsi="宋体"/>
        </w:rPr>
        <w:t>art</w:t>
      </w:r>
      <w:r w:rsidR="00975BFA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="00975BFA">
        <w:rPr>
          <w:rFonts w:ascii="宋体" w:eastAsia="宋体" w:hAnsi="宋体" w:hint="eastAsia"/>
        </w:rPr>
        <w:t>有标签</w:t>
      </w:r>
    </w:p>
    <w:p w14:paraId="06479577" w14:textId="1FF8E05F" w:rsidR="00603DFB" w:rsidRDefault="00975BF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数据集介绍：</w:t>
      </w:r>
    </w:p>
    <w:p w14:paraId="29C45CF4" w14:textId="535699E2" w:rsidR="00975BFA" w:rsidRDefault="00975BFA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包括4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组ECG数据，每组数据包括心电图数据和注释数据。每组中，心电图数据长度为6</w:t>
      </w:r>
      <w:r>
        <w:rPr>
          <w:rFonts w:ascii="宋体" w:eastAsia="宋体" w:hAnsi="宋体"/>
        </w:rPr>
        <w:t>50000</w:t>
      </w:r>
      <w:r>
        <w:rPr>
          <w:rFonts w:ascii="宋体" w:eastAsia="宋体" w:hAnsi="宋体" w:hint="eastAsia"/>
        </w:rPr>
        <w:t>，2维</w:t>
      </w:r>
      <w:r w:rsidR="0009616B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注释数据包括每个R波波峰处的标注信息（同时也仅在R波波峰处有标注信息）。标注信息有4</w:t>
      </w:r>
      <w:r>
        <w:rPr>
          <w:rFonts w:ascii="宋体" w:eastAsia="宋体" w:hAnsi="宋体"/>
        </w:rPr>
        <w:t>2</w:t>
      </w:r>
      <w:r>
        <w:rPr>
          <w:rFonts w:ascii="Cambria" w:eastAsia="宋体" w:hAnsi="Cambria" w:cs="Cambria" w:hint="eastAsia"/>
        </w:rPr>
        <w:t>种，</w:t>
      </w:r>
      <w:r>
        <w:rPr>
          <w:rFonts w:ascii="宋体" w:eastAsia="宋体" w:hAnsi="宋体" w:hint="eastAsia"/>
        </w:rPr>
        <w:t>包括正常心搏和各类异常心搏等等。</w:t>
      </w:r>
    </w:p>
    <w:p w14:paraId="1C3D19F1" w14:textId="6F18E93F" w:rsidR="00975BFA" w:rsidRDefault="00975BF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数据集来源：</w:t>
      </w:r>
    </w:p>
    <w:p w14:paraId="480D5DC5" w14:textId="5AD36662" w:rsidR="00975BFA" w:rsidRDefault="00AB04D3">
      <w:pPr>
        <w:rPr>
          <w:rFonts w:ascii="宋体" w:eastAsia="宋体" w:hAnsi="宋体"/>
        </w:rPr>
      </w:pPr>
      <w:hyperlink r:id="rId8" w:history="1">
        <w:r w:rsidR="00975BFA" w:rsidRPr="005D205D">
          <w:rPr>
            <w:rStyle w:val="a5"/>
            <w:rFonts w:ascii="宋体" w:eastAsia="宋体" w:hAnsi="宋体"/>
          </w:rPr>
          <w:t>https://archive.physionet.org/physiobank/database/html/mitdbdir/mitdbdir.htm</w:t>
        </w:r>
      </w:hyperlink>
    </w:p>
    <w:p w14:paraId="3A411CBE" w14:textId="1007E056" w:rsidR="00975BFA" w:rsidRDefault="00975BF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文献使用方式：对包含异常心搏的心电图序列进行</w:t>
      </w:r>
      <w:r w:rsidR="0009616B">
        <w:rPr>
          <w:rFonts w:ascii="宋体" w:eastAsia="宋体" w:hAnsi="宋体" w:hint="eastAsia"/>
        </w:rPr>
        <w:t>检测</w:t>
      </w:r>
      <w:r>
        <w:rPr>
          <w:rFonts w:ascii="宋体" w:eastAsia="宋体" w:hAnsi="宋体" w:hint="eastAsia"/>
        </w:rPr>
        <w:t>，计算出序列上每段的异常值：</w:t>
      </w:r>
    </w:p>
    <w:p w14:paraId="30057C24" w14:textId="2CA7C171" w:rsidR="005A5BA8" w:rsidRDefault="005A5BA8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6178B22A" wp14:editId="50F5A079">
            <wp:extent cx="2983230" cy="2399945"/>
            <wp:effectExtent l="0" t="0" r="1270" b="635"/>
            <wp:docPr id="2" name="图片 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958" cy="24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3" w14:textId="66BE20C4" w:rsidR="005A5BA8" w:rsidRDefault="005A5BA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第一组0</w:t>
      </w:r>
      <w:r>
        <w:rPr>
          <w:rFonts w:ascii="宋体" w:eastAsia="宋体" w:hAnsi="宋体"/>
        </w:rPr>
        <w:t>-1000</w:t>
      </w:r>
      <w:r>
        <w:rPr>
          <w:rFonts w:ascii="宋体" w:eastAsia="宋体" w:hAnsi="宋体" w:hint="eastAsia"/>
        </w:rPr>
        <w:t>如下图所示，“*”表示R波波峰所在位置：</w:t>
      </w:r>
    </w:p>
    <w:p w14:paraId="5E6F6457" w14:textId="58DFD317" w:rsidR="005A5BA8" w:rsidRDefault="005A5BA8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161B16A" wp14:editId="15DD2468">
            <wp:extent cx="3251835" cy="1348726"/>
            <wp:effectExtent l="0" t="0" r="0" b="0"/>
            <wp:docPr id="3" name="图片 3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直方图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3" r="638"/>
                    <a:stretch/>
                  </pic:blipFill>
                  <pic:spPr bwMode="auto">
                    <a:xfrm>
                      <a:off x="0" y="0"/>
                      <a:ext cx="3323780" cy="137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1EF27" w14:textId="4E305DD2" w:rsidR="0009616B" w:rsidRDefault="0009616B">
      <w:pPr>
        <w:rPr>
          <w:rFonts w:ascii="宋体" w:eastAsia="宋体" w:hAnsi="宋体"/>
        </w:rPr>
      </w:pPr>
    </w:p>
    <w:p w14:paraId="308C1309" w14:textId="77777777" w:rsidR="0009616B" w:rsidRPr="00975BFA" w:rsidRDefault="0009616B">
      <w:pPr>
        <w:rPr>
          <w:rFonts w:ascii="宋体" w:eastAsia="宋体" w:hAnsi="宋体"/>
        </w:rPr>
      </w:pPr>
    </w:p>
    <w:p w14:paraId="37E84594" w14:textId="7042D6C3" w:rsidR="00603DFB" w:rsidRDefault="00603D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数据集2</w:t>
      </w:r>
      <w:r>
        <w:rPr>
          <w:rFonts w:ascii="宋体" w:eastAsia="宋体" w:hAnsi="宋体"/>
        </w:rPr>
        <w:t>:</w:t>
      </w:r>
      <w:r w:rsidRPr="00F6385D">
        <w:rPr>
          <w:rFonts w:ascii="宋体" w:eastAsia="宋体" w:hAnsi="宋体"/>
        </w:rPr>
        <w:t xml:space="preserve"> </w:t>
      </w:r>
      <w:r w:rsidRPr="00603DFB">
        <w:rPr>
          <w:rFonts w:ascii="宋体" w:eastAsia="宋体" w:hAnsi="宋体"/>
        </w:rPr>
        <w:t>Climate change dataset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–</w:t>
      </w:r>
      <w:r w:rsidR="0009616B">
        <w:rPr>
          <w:rFonts w:ascii="宋体" w:eastAsia="宋体" w:hAnsi="宋体" w:hint="eastAsia"/>
        </w:rPr>
        <w:t>网站上暂未找到对应的同名数据集。</w:t>
      </w:r>
    </w:p>
    <w:p w14:paraId="72B5B2A4" w14:textId="38E75E8A" w:rsidR="00603DFB" w:rsidRPr="00603DFB" w:rsidRDefault="00603DFB">
      <w:pPr>
        <w:rPr>
          <w:rFonts w:ascii="宋体" w:eastAsia="宋体" w:hAnsi="宋体"/>
        </w:rPr>
      </w:pPr>
      <w:r w:rsidRPr="00603DFB">
        <w:rPr>
          <w:rFonts w:ascii="宋体" w:eastAsia="宋体" w:hAnsi="宋体"/>
        </w:rPr>
        <w:t>vapor (VAP),</w:t>
      </w:r>
      <w:r>
        <w:rPr>
          <w:rFonts w:ascii="宋体" w:eastAsia="宋体" w:hAnsi="宋体"/>
        </w:rPr>
        <w:t xml:space="preserve"> </w:t>
      </w:r>
      <w:r w:rsidRPr="00603DFB">
        <w:rPr>
          <w:rFonts w:ascii="宋体" w:eastAsia="宋体" w:hAnsi="宋体" w:hint="eastAsia"/>
        </w:rPr>
        <w:t>t</w:t>
      </w:r>
      <w:r w:rsidRPr="00603DFB">
        <w:rPr>
          <w:rFonts w:ascii="宋体" w:eastAsia="宋体" w:hAnsi="宋体"/>
        </w:rPr>
        <w:t>emperature (TMP),</w:t>
      </w:r>
      <w:r>
        <w:rPr>
          <w:rFonts w:ascii="宋体" w:eastAsia="宋体" w:hAnsi="宋体"/>
        </w:rPr>
        <w:t xml:space="preserve"> </w:t>
      </w:r>
      <w:r w:rsidRPr="00603DFB">
        <w:rPr>
          <w:rFonts w:ascii="宋体" w:eastAsia="宋体" w:hAnsi="宋体"/>
        </w:rPr>
        <w:t>temperature min (TMN),</w:t>
      </w:r>
      <w:r w:rsidR="00D552FC">
        <w:rPr>
          <w:rFonts w:ascii="宋体" w:eastAsia="宋体" w:hAnsi="宋体"/>
        </w:rPr>
        <w:t xml:space="preserve"> </w:t>
      </w:r>
      <w:r w:rsidRPr="00603DFB">
        <w:rPr>
          <w:rFonts w:ascii="宋体" w:eastAsia="宋体" w:hAnsi="宋体"/>
        </w:rPr>
        <w:t>temperature</w:t>
      </w:r>
      <w:r>
        <w:rPr>
          <w:rFonts w:ascii="宋体" w:eastAsia="宋体" w:hAnsi="宋体"/>
        </w:rPr>
        <w:t xml:space="preserve"> </w:t>
      </w:r>
      <w:r w:rsidRPr="00603DFB">
        <w:rPr>
          <w:rFonts w:ascii="宋体" w:eastAsia="宋体" w:hAnsi="宋体"/>
        </w:rPr>
        <w:t>max (TMX), global solar radiation (GLO), extraterrestrial radiation (ETR) and extraterrestrial normal radiation (ETRN)</w:t>
      </w:r>
    </w:p>
    <w:sectPr w:rsidR="00603DFB" w:rsidRPr="00603D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y hy">
    <w15:presenceInfo w15:providerId="Windows Live" w15:userId="c3e761cd1d8040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C10"/>
    <w:rsid w:val="00021FB7"/>
    <w:rsid w:val="0009616B"/>
    <w:rsid w:val="000F6F93"/>
    <w:rsid w:val="00110CD4"/>
    <w:rsid w:val="00112323"/>
    <w:rsid w:val="001236CB"/>
    <w:rsid w:val="00140480"/>
    <w:rsid w:val="0016402D"/>
    <w:rsid w:val="00181F84"/>
    <w:rsid w:val="0019202C"/>
    <w:rsid w:val="001A758F"/>
    <w:rsid w:val="002124E4"/>
    <w:rsid w:val="002540B3"/>
    <w:rsid w:val="0026668A"/>
    <w:rsid w:val="00292FE6"/>
    <w:rsid w:val="002E4936"/>
    <w:rsid w:val="00322240"/>
    <w:rsid w:val="003248F4"/>
    <w:rsid w:val="00467A9B"/>
    <w:rsid w:val="004758A4"/>
    <w:rsid w:val="005369C1"/>
    <w:rsid w:val="00546BC7"/>
    <w:rsid w:val="005A5BA8"/>
    <w:rsid w:val="00603DFB"/>
    <w:rsid w:val="0062412D"/>
    <w:rsid w:val="006A1C08"/>
    <w:rsid w:val="006E2B8B"/>
    <w:rsid w:val="006E3B6E"/>
    <w:rsid w:val="006E44D6"/>
    <w:rsid w:val="006F01D8"/>
    <w:rsid w:val="00726A2E"/>
    <w:rsid w:val="007D4BC7"/>
    <w:rsid w:val="007E4449"/>
    <w:rsid w:val="007E57EF"/>
    <w:rsid w:val="007E5B06"/>
    <w:rsid w:val="00810A22"/>
    <w:rsid w:val="00863AF1"/>
    <w:rsid w:val="008B13E4"/>
    <w:rsid w:val="008B32EB"/>
    <w:rsid w:val="008C1AD8"/>
    <w:rsid w:val="008D2143"/>
    <w:rsid w:val="008E2BF7"/>
    <w:rsid w:val="0090698D"/>
    <w:rsid w:val="00975BFA"/>
    <w:rsid w:val="00981367"/>
    <w:rsid w:val="009C2522"/>
    <w:rsid w:val="009E64A7"/>
    <w:rsid w:val="009F2AD0"/>
    <w:rsid w:val="00A11BAF"/>
    <w:rsid w:val="00A300E7"/>
    <w:rsid w:val="00A756FF"/>
    <w:rsid w:val="00A859BC"/>
    <w:rsid w:val="00AA4AC3"/>
    <w:rsid w:val="00AA7553"/>
    <w:rsid w:val="00AB04D3"/>
    <w:rsid w:val="00B12373"/>
    <w:rsid w:val="00B933BE"/>
    <w:rsid w:val="00BF211C"/>
    <w:rsid w:val="00C31E20"/>
    <w:rsid w:val="00C755A3"/>
    <w:rsid w:val="00CE4BA7"/>
    <w:rsid w:val="00CF2E4C"/>
    <w:rsid w:val="00D11CA0"/>
    <w:rsid w:val="00D21C12"/>
    <w:rsid w:val="00D27239"/>
    <w:rsid w:val="00D44FD6"/>
    <w:rsid w:val="00D45CAC"/>
    <w:rsid w:val="00D552FC"/>
    <w:rsid w:val="00DB1C10"/>
    <w:rsid w:val="00DE235B"/>
    <w:rsid w:val="00DE270F"/>
    <w:rsid w:val="00E10741"/>
    <w:rsid w:val="00E179D7"/>
    <w:rsid w:val="00E5627B"/>
    <w:rsid w:val="00E90EE3"/>
    <w:rsid w:val="00EE7698"/>
    <w:rsid w:val="00F27A67"/>
    <w:rsid w:val="00F37233"/>
    <w:rsid w:val="00F6385D"/>
    <w:rsid w:val="00FA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0BC81"/>
  <w15:chartTrackingRefBased/>
  <w15:docId w15:val="{8A2D54C7-BFA0-B740-A38A-321109C4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1C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292FE6"/>
    <w:rPr>
      <w:rFonts w:ascii="Times New Roman" w:hAnsi="Times New Roman" w:cs="Times New Roman"/>
      <w:sz w:val="24"/>
    </w:rPr>
  </w:style>
  <w:style w:type="character" w:styleId="a5">
    <w:name w:val="Hyperlink"/>
    <w:basedOn w:val="a0"/>
    <w:uiPriority w:val="99"/>
    <w:unhideWhenUsed/>
    <w:rsid w:val="00975BF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75BFA"/>
    <w:rPr>
      <w:color w:val="605E5C"/>
      <w:shd w:val="clear" w:color="auto" w:fill="E1DFDD"/>
    </w:rPr>
  </w:style>
  <w:style w:type="paragraph" w:styleId="a7">
    <w:name w:val="Revision"/>
    <w:hidden/>
    <w:uiPriority w:val="99"/>
    <w:semiHidden/>
    <w:rsid w:val="005A5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7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1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7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2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5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1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2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4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5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0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3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9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6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3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physionet.org/physiobank/database/html/mitdbdir/mitdbdir.ht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hy</dc:creator>
  <cp:keywords/>
  <dc:description/>
  <cp:lastModifiedBy>y hy</cp:lastModifiedBy>
  <cp:revision>2</cp:revision>
  <dcterms:created xsi:type="dcterms:W3CDTF">2021-03-26T09:12:00Z</dcterms:created>
  <dcterms:modified xsi:type="dcterms:W3CDTF">2021-03-26T09:12:00Z</dcterms:modified>
</cp:coreProperties>
</file>